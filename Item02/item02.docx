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70B3" w:rsidRDefault="000A70B3" w:rsidP="000A70B3">
      <w:pPr>
        <w:jc w:val="center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 w:rsidR="000A70B3" w:rsidRDefault="000A70B3" w:rsidP="000A70B3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       </w:t>
      </w:r>
      <w:r w:rsidR="00BF0DE4" w:rsidRPr="00BF0DE4">
        <w:rPr>
          <w:rFonts w:eastAsia="楷体_GB2312" w:hint="eastAsia"/>
          <w:sz w:val="28"/>
          <w:szCs w:val="28"/>
          <w:u w:val="single"/>
        </w:rPr>
        <w:t>数值分析</w:t>
      </w:r>
      <w:r>
        <w:rPr>
          <w:rFonts w:eastAsia="楷体_GB2312"/>
          <w:sz w:val="28"/>
          <w:szCs w:val="28"/>
          <w:u w:val="single"/>
        </w:rPr>
        <w:t xml:space="preserve">             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 w:rsidR="000A70B3" w:rsidRPr="00CA7274" w:rsidRDefault="000A70B3" w:rsidP="000A70B3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 w:rsidR="00CA7274">
        <w:rPr>
          <w:rFonts w:eastAsia="楷体_GB2312" w:hint="eastAsia"/>
          <w:sz w:val="28"/>
          <w:szCs w:val="28"/>
          <w:u w:val="single"/>
        </w:rPr>
        <w:t xml:space="preserve">  </w:t>
      </w:r>
      <w:r w:rsidR="00BF0DE4" w:rsidRPr="00BF0DE4">
        <w:rPr>
          <w:rFonts w:eastAsia="楷体_GB2312"/>
          <w:sz w:val="28"/>
          <w:szCs w:val="28"/>
          <w:u w:val="single"/>
        </w:rPr>
        <w:t>ComputingProblems</w:t>
      </w:r>
      <w:r w:rsidR="00BF0DE4"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BF0DE4">
        <w:rPr>
          <w:rFonts w:eastAsia="楷体_GB2312" w:hint="eastAsia"/>
          <w:sz w:val="28"/>
          <w:szCs w:val="28"/>
          <w:u w:val="single"/>
        </w:rPr>
        <w:t>Li</w:t>
      </w:r>
      <w:r w:rsidR="00BF0DE4">
        <w:rPr>
          <w:rFonts w:eastAsia="楷体_GB2312"/>
          <w:sz w:val="28"/>
          <w:szCs w:val="28"/>
          <w:u w:val="single"/>
        </w:rPr>
        <w:t>angdaFang</w:t>
      </w:r>
      <w:r>
        <w:rPr>
          <w:rFonts w:eastAsia="楷体_GB2312"/>
          <w:sz w:val="28"/>
          <w:szCs w:val="28"/>
          <w:u w:val="single"/>
        </w:rPr>
        <w:t xml:space="preserve">         </w:t>
      </w: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</w:t>
      </w:r>
      <w:r w:rsidR="00CA7274">
        <w:rPr>
          <w:rFonts w:eastAsia="楷体_GB2312" w:hint="eastAsia"/>
          <w:sz w:val="28"/>
          <w:szCs w:val="28"/>
          <w:u w:val="single"/>
        </w:rPr>
        <w:t xml:space="preserve">  </w:t>
      </w:r>
      <w:r w:rsidR="00E50844">
        <w:rPr>
          <w:rFonts w:eastAsia="楷体_GB2312" w:hint="eastAsia"/>
          <w:sz w:val="28"/>
          <w:szCs w:val="28"/>
          <w:u w:val="single"/>
        </w:rPr>
        <w:t>02</w:t>
      </w:r>
      <w:r w:rsidR="00BF0DE4"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>验证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N</w:t>
      </w:r>
      <w:r w:rsidR="00E50844">
        <w:rPr>
          <w:rFonts w:eastAsia="楷体_GB2312" w:hint="eastAsia"/>
          <w:sz w:val="28"/>
          <w:szCs w:val="28"/>
          <w:u w:val="single"/>
        </w:rPr>
        <w:t>117</w:t>
      </w:r>
      <w:r>
        <w:rPr>
          <w:rFonts w:eastAsia="楷体_GB2312"/>
          <w:sz w:val="28"/>
          <w:szCs w:val="28"/>
          <w:u w:val="single"/>
        </w:rPr>
        <w:t xml:space="preserve">         </w:t>
      </w:r>
    </w:p>
    <w:p w:rsidR="000A70B3" w:rsidRDefault="000A70B3" w:rsidP="000A70B3">
      <w:p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  <w:u w:val="single"/>
        </w:rPr>
        <w:t>陈圣尹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     </w:t>
      </w:r>
      <w:r>
        <w:rPr>
          <w:rFonts w:eastAsia="楷体_GB2312" w:hint="eastAsia"/>
          <w:sz w:val="28"/>
          <w:szCs w:val="28"/>
          <w:u w:val="single"/>
        </w:rPr>
        <w:t>2016051519</w:t>
      </w:r>
      <w:r>
        <w:rPr>
          <w:rFonts w:eastAsia="楷体_GB2312"/>
          <w:sz w:val="28"/>
          <w:szCs w:val="28"/>
          <w:u w:val="single"/>
        </w:rPr>
        <w:t xml:space="preserve">                        </w:t>
      </w:r>
    </w:p>
    <w:p w:rsidR="000A70B3" w:rsidRDefault="000A70B3" w:rsidP="000A70B3">
      <w:pPr>
        <w:numPr>
          <w:ins w:id="0" w:author="MC SYSTEM" w:date="2006-06-11T14:06:00Z"/>
        </w:numPr>
        <w:spacing w:line="420" w:lineRule="exact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>信息科学技术学院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  <w:u w:val="single"/>
        </w:rPr>
        <w:t>计算机系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>计算机科学与技术</w:t>
      </w:r>
      <w:r>
        <w:rPr>
          <w:rFonts w:eastAsia="楷体_GB2312"/>
          <w:sz w:val="28"/>
          <w:szCs w:val="28"/>
          <w:u w:val="single"/>
        </w:rPr>
        <w:t xml:space="preserve">       </w:t>
      </w:r>
      <w:r>
        <w:rPr>
          <w:rFonts w:eastAsia="楷体_GB2312"/>
          <w:sz w:val="28"/>
          <w:szCs w:val="28"/>
        </w:rPr>
        <w:t xml:space="preserve">  </w:t>
      </w:r>
    </w:p>
    <w:p w:rsidR="000A70B3" w:rsidRDefault="000A70B3" w:rsidP="000A70B3">
      <w:pPr>
        <w:spacing w:line="420" w:lineRule="exact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午～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日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午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</w:rPr>
        <w:t>温度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℃</w:t>
      </w:r>
      <w:r>
        <w:rPr>
          <w:rFonts w:eastAsia="楷体_GB2312"/>
          <w:sz w:val="28"/>
          <w:szCs w:val="28"/>
        </w:rPr>
        <w:t>湿度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                       </w:t>
      </w:r>
      <w:r>
        <w:rPr>
          <w:rFonts w:eastAsia="楷体_GB2312"/>
          <w:sz w:val="28"/>
          <w:szCs w:val="28"/>
        </w:rPr>
        <w:t xml:space="preserve">       </w:t>
      </w:r>
      <w:r>
        <w:rPr>
          <w:rFonts w:eastAsia="楷体_GB2312"/>
          <w:sz w:val="28"/>
          <w:szCs w:val="28"/>
          <w:u w:val="single"/>
        </w:rPr>
        <w:t xml:space="preserve">              </w:t>
      </w:r>
      <w:r>
        <w:rPr>
          <w:rFonts w:eastAsia="楷体_GB2312"/>
          <w:sz w:val="28"/>
          <w:szCs w:val="28"/>
        </w:rPr>
        <w:t xml:space="preserve">      </w:t>
      </w:r>
      <w:r>
        <w:rPr>
          <w:rFonts w:eastAsia="楷体_GB2312"/>
          <w:sz w:val="28"/>
          <w:szCs w:val="28"/>
          <w:u w:val="single"/>
        </w:rPr>
        <w:t xml:space="preserve">         </w:t>
      </w:r>
    </w:p>
    <w:p w:rsidR="00063A0C" w:rsidRDefault="00063A0C" w:rsidP="000A70B3">
      <w:pPr>
        <w:ind w:left="360"/>
        <w:rPr>
          <w:rFonts w:ascii="宋体" w:hAnsi="宋体"/>
          <w:b/>
          <w:color w:val="000000"/>
          <w:sz w:val="28"/>
          <w:szCs w:val="28"/>
        </w:rPr>
      </w:pPr>
    </w:p>
    <w:p w:rsidR="005843D6" w:rsidRDefault="005843D6" w:rsidP="005843D6">
      <w:pPr>
        <w:rPr>
          <w:rFonts w:asciiTheme="minorHAnsi" w:hAnsiTheme="minorHAnsi"/>
          <w:b/>
          <w:color w:val="000000"/>
          <w:sz w:val="28"/>
          <w:szCs w:val="28"/>
        </w:rPr>
      </w:pPr>
      <w:r w:rsidRPr="00EF3F6D">
        <w:rPr>
          <w:rFonts w:asciiTheme="minorHAnsi" w:hAnsiTheme="minorHAnsi" w:hint="eastAsia"/>
          <w:b/>
          <w:color w:val="000000"/>
          <w:sz w:val="28"/>
          <w:szCs w:val="28"/>
        </w:rPr>
        <w:t>Ⅰ、</w:t>
      </w:r>
      <w:r w:rsidRPr="00EF3F6D">
        <w:rPr>
          <w:rFonts w:asciiTheme="minorHAnsi" w:hAnsiTheme="minorHAnsi" w:hint="eastAsia"/>
          <w:b/>
          <w:color w:val="000000"/>
          <w:sz w:val="28"/>
          <w:szCs w:val="28"/>
        </w:rPr>
        <w:t>Problem</w:t>
      </w:r>
      <w:r w:rsidRPr="00EF3F6D">
        <w:rPr>
          <w:rFonts w:asciiTheme="minorHAnsi" w:hAnsiTheme="minorHAnsi"/>
          <w:b/>
          <w:color w:val="000000"/>
          <w:sz w:val="28"/>
          <w:szCs w:val="28"/>
        </w:rPr>
        <w:t xml:space="preserve"> </w:t>
      </w:r>
    </w:p>
    <w:p w:rsidR="008972ED" w:rsidRPr="008972ED" w:rsidRDefault="008972ED" w:rsidP="008972ED">
      <w:pPr>
        <w:rPr>
          <w:rFonts w:asciiTheme="minorHAnsi" w:hAnsiTheme="minorHAnsi"/>
          <w:color w:val="000000"/>
          <w:sz w:val="24"/>
        </w:rPr>
      </w:pPr>
      <w:r w:rsidRPr="008972ED">
        <w:rPr>
          <w:rFonts w:asciiTheme="minorHAnsi" w:hAnsiTheme="minorHAnsi"/>
          <w:color w:val="000000"/>
          <w:sz w:val="24"/>
        </w:rPr>
        <w:t xml:space="preserve">Let f(x) = </w:t>
      </w:r>
      <m:oMath>
        <m:sSup>
          <m:sSupPr>
            <m:ctrlPr>
              <w:rPr>
                <w:rFonts w:ascii="Cambria Math" w:hAnsi="Cambria Math"/>
                <w:color w:val="000000"/>
                <w:sz w:val="24"/>
              </w:rPr>
            </m:ctrlPr>
          </m:sSupPr>
          <m:e>
            <m:r>
              <w:rPr>
                <w:rFonts w:ascii="Cambria Math" w:hAnsi="Cambria Math"/>
                <w:color w:val="000000"/>
                <w:sz w:val="24"/>
              </w:rPr>
              <m:t>e</m:t>
            </m:r>
          </m:e>
          <m:sup>
            <m:r>
              <w:rPr>
                <w:rFonts w:ascii="Cambria Math" w:hAnsi="Cambria Math"/>
                <w:color w:val="000000"/>
                <w:sz w:val="24"/>
              </w:rPr>
              <m:t>-2x</m:t>
            </m:r>
          </m:sup>
        </m:sSup>
      </m:oMath>
      <w:r w:rsidRPr="008972ED">
        <w:rPr>
          <w:rFonts w:asciiTheme="minorHAnsi" w:hAnsiTheme="minorHAnsi"/>
          <w:color w:val="000000"/>
          <w:sz w:val="24"/>
        </w:rPr>
        <w:t xml:space="preserve"> and the interval to be [</w:t>
      </w:r>
      <w:r>
        <w:rPr>
          <w:rFonts w:asciiTheme="minorEastAsia" w:eastAsiaTheme="minorEastAsia" w:hAnsiTheme="minorEastAsia" w:cs="Calibri" w:hint="eastAsia"/>
          <w:color w:val="000000"/>
          <w:sz w:val="24"/>
        </w:rPr>
        <w:t>-</w:t>
      </w:r>
      <w:r w:rsidRPr="008972ED">
        <w:rPr>
          <w:rFonts w:asciiTheme="minorHAnsi" w:hAnsiTheme="minorHAnsi"/>
          <w:color w:val="000000"/>
          <w:sz w:val="24"/>
        </w:rPr>
        <w:t>1</w:t>
      </w:r>
      <w:r>
        <w:rPr>
          <w:rFonts w:asciiTheme="minorHAnsi" w:hAnsiTheme="minorHAnsi" w:hint="eastAsia"/>
          <w:color w:val="000000"/>
          <w:sz w:val="24"/>
        </w:rPr>
        <w:t>,</w:t>
      </w:r>
      <w:r w:rsidRPr="008972ED">
        <w:rPr>
          <w:rFonts w:asciiTheme="minorHAnsi" w:hAnsiTheme="minorHAnsi"/>
          <w:color w:val="000000"/>
          <w:sz w:val="24"/>
        </w:rPr>
        <w:t xml:space="preserve"> 1].</w:t>
      </w:r>
    </w:p>
    <w:p w:rsidR="008972ED" w:rsidRPr="008972ED" w:rsidRDefault="008972ED" w:rsidP="008972ED">
      <w:pPr>
        <w:ind w:firstLine="420"/>
        <w:rPr>
          <w:rFonts w:asciiTheme="minorHAnsi" w:hAnsiTheme="minorHAnsi"/>
          <w:color w:val="000000"/>
          <w:sz w:val="24"/>
        </w:rPr>
      </w:pPr>
      <w:r w:rsidRPr="008972ED">
        <w:rPr>
          <w:rFonts w:asciiTheme="minorHAnsi" w:hAnsiTheme="minorHAnsi"/>
          <w:color w:val="000000"/>
          <w:sz w:val="24"/>
        </w:rPr>
        <w:t>1. Write a program generating the Newton’s divided difference formula;</w:t>
      </w:r>
    </w:p>
    <w:p w:rsidR="008972ED" w:rsidRPr="008972ED" w:rsidRDefault="008972ED" w:rsidP="008972ED">
      <w:pPr>
        <w:ind w:firstLine="420"/>
        <w:rPr>
          <w:rFonts w:asciiTheme="minorHAnsi" w:hAnsiTheme="minorHAnsi"/>
          <w:color w:val="000000"/>
          <w:sz w:val="24"/>
        </w:rPr>
      </w:pPr>
      <w:r w:rsidRPr="008972ED">
        <w:rPr>
          <w:rFonts w:asciiTheme="minorHAnsi" w:hAnsiTheme="minorHAnsi"/>
          <w:color w:val="000000"/>
          <w:sz w:val="24"/>
        </w:rPr>
        <w:t>2. Use the program to generate a degree n polynomial with evenly spaced points and</w:t>
      </w:r>
      <w:r>
        <w:rPr>
          <w:rFonts w:asciiTheme="minorHAnsi" w:hAnsiTheme="minorHAnsi" w:hint="eastAsia"/>
          <w:color w:val="000000"/>
          <w:sz w:val="24"/>
        </w:rPr>
        <w:t xml:space="preserve"> </w:t>
      </w:r>
      <w:r w:rsidRPr="008972ED">
        <w:rPr>
          <w:rFonts w:asciiTheme="minorHAnsi" w:hAnsiTheme="minorHAnsi"/>
          <w:color w:val="000000"/>
          <w:sz w:val="24"/>
        </w:rPr>
        <w:t>Chebyshev points for n = 10, 20 and 40;</w:t>
      </w:r>
    </w:p>
    <w:p w:rsidR="008972ED" w:rsidRPr="008972ED" w:rsidRDefault="008972ED" w:rsidP="008972ED">
      <w:pPr>
        <w:ind w:firstLine="420"/>
        <w:rPr>
          <w:rFonts w:asciiTheme="minorHAnsi" w:hAnsiTheme="minorHAnsi"/>
          <w:color w:val="000000"/>
          <w:sz w:val="24"/>
        </w:rPr>
      </w:pPr>
      <w:r w:rsidRPr="008972ED">
        <w:rPr>
          <w:rFonts w:asciiTheme="minorHAnsi" w:hAnsiTheme="minorHAnsi"/>
          <w:color w:val="000000"/>
          <w:sz w:val="24"/>
        </w:rPr>
        <w:t>3. Plot the polynomials for the above types (see Figure 3.8);</w:t>
      </w:r>
    </w:p>
    <w:p w:rsidR="008972ED" w:rsidRDefault="008972ED" w:rsidP="008972ED">
      <w:pPr>
        <w:ind w:firstLine="420"/>
        <w:rPr>
          <w:rFonts w:asciiTheme="minorHAnsi" w:hAnsiTheme="minorHAnsi"/>
          <w:color w:val="000000"/>
          <w:sz w:val="24"/>
        </w:rPr>
      </w:pPr>
      <w:r w:rsidRPr="008972ED">
        <w:rPr>
          <w:rFonts w:asciiTheme="minorHAnsi" w:hAnsiTheme="minorHAnsi"/>
          <w:color w:val="000000"/>
          <w:sz w:val="24"/>
        </w:rPr>
        <w:t>4. By sampling at a 0:05 step, create the empirical interpolation errors for each type,</w:t>
      </w:r>
      <w:r>
        <w:rPr>
          <w:rFonts w:asciiTheme="minorHAnsi" w:hAnsiTheme="minorHAnsi" w:hint="eastAsia"/>
          <w:color w:val="000000"/>
          <w:sz w:val="24"/>
        </w:rPr>
        <w:t xml:space="preserve"> </w:t>
      </w:r>
      <w:r w:rsidRPr="008972ED">
        <w:rPr>
          <w:rFonts w:asciiTheme="minorHAnsi" w:hAnsiTheme="minorHAnsi"/>
          <w:color w:val="000000"/>
          <w:sz w:val="24"/>
        </w:rPr>
        <w:t>and plot a comparison (see Figure 3.11).</w:t>
      </w:r>
    </w:p>
    <w:p w:rsidR="005A071C" w:rsidRPr="008972ED" w:rsidRDefault="005A071C" w:rsidP="008972ED">
      <w:pPr>
        <w:ind w:firstLine="420"/>
        <w:rPr>
          <w:rFonts w:asciiTheme="minorHAnsi" w:hAnsiTheme="minorHAnsi"/>
          <w:color w:val="000000"/>
          <w:sz w:val="24"/>
        </w:rPr>
      </w:pPr>
    </w:p>
    <w:p w:rsidR="005843D6" w:rsidRDefault="005843D6" w:rsidP="005843D6">
      <w:pPr>
        <w:rPr>
          <w:rFonts w:asciiTheme="minorHAnsi" w:hAnsiTheme="minorHAnsi"/>
          <w:b/>
          <w:color w:val="000000"/>
          <w:sz w:val="28"/>
          <w:szCs w:val="28"/>
        </w:rPr>
      </w:pPr>
      <w:r w:rsidRPr="00EF3F6D">
        <w:rPr>
          <w:rFonts w:asciiTheme="minorHAnsi" w:hAnsiTheme="minorHAnsi" w:hint="eastAsia"/>
          <w:b/>
          <w:color w:val="000000"/>
          <w:sz w:val="28"/>
          <w:szCs w:val="28"/>
        </w:rPr>
        <w:t>Ⅱ、</w:t>
      </w:r>
      <w:r w:rsidRPr="00EF3F6D">
        <w:rPr>
          <w:rFonts w:asciiTheme="minorHAnsi" w:hAnsiTheme="minorHAnsi" w:hint="eastAsia"/>
          <w:b/>
          <w:color w:val="000000"/>
          <w:sz w:val="28"/>
          <w:szCs w:val="28"/>
        </w:rPr>
        <w:t>Algorithm</w:t>
      </w:r>
      <w:r>
        <w:rPr>
          <w:rFonts w:asciiTheme="minorHAnsi" w:hAnsiTheme="minorHAnsi"/>
          <w:b/>
          <w:color w:val="000000"/>
          <w:sz w:val="28"/>
          <w:szCs w:val="28"/>
        </w:rPr>
        <w:t xml:space="preserve"> </w:t>
      </w:r>
      <w:r>
        <w:rPr>
          <w:rFonts w:asciiTheme="minorHAnsi" w:hAnsiTheme="minorHAnsi" w:hint="eastAsia"/>
          <w:b/>
          <w:color w:val="000000"/>
          <w:sz w:val="28"/>
          <w:szCs w:val="28"/>
        </w:rPr>
        <w:t>S</w:t>
      </w:r>
      <w:r w:rsidRPr="00EF3F6D">
        <w:rPr>
          <w:rFonts w:asciiTheme="minorHAnsi" w:hAnsiTheme="minorHAnsi" w:hint="eastAsia"/>
          <w:b/>
          <w:color w:val="000000"/>
          <w:sz w:val="28"/>
          <w:szCs w:val="28"/>
        </w:rPr>
        <w:t>ummary</w:t>
      </w:r>
      <w:r w:rsidRPr="00EF3F6D">
        <w:rPr>
          <w:rFonts w:asciiTheme="minorHAnsi" w:hAnsiTheme="minorHAnsi"/>
          <w:b/>
          <w:color w:val="000000"/>
          <w:sz w:val="28"/>
          <w:szCs w:val="28"/>
        </w:rPr>
        <w:t xml:space="preserve"> </w:t>
      </w:r>
    </w:p>
    <w:p w:rsidR="00270CC2" w:rsidRPr="0055754C" w:rsidRDefault="0055754C" w:rsidP="005843D6">
      <w:pPr>
        <w:rPr>
          <w:rFonts w:asciiTheme="minorHAnsi" w:hAnsiTheme="minorHAnsi"/>
          <w:color w:val="000000"/>
          <w:sz w:val="28"/>
          <w:szCs w:val="28"/>
        </w:rPr>
      </w:pPr>
      <w:r w:rsidRPr="0055754C">
        <w:rPr>
          <w:rFonts w:asciiTheme="minorHAnsi" w:hAnsiTheme="minorHAnsi"/>
          <w:color w:val="000000"/>
          <w:sz w:val="28"/>
          <w:szCs w:val="28"/>
        </w:rPr>
        <w:t>Lagrange interpolation</w:t>
      </w:r>
    </w:p>
    <w:p w:rsidR="0055754C" w:rsidRDefault="00901DCE" w:rsidP="005843D6">
      <w:pPr>
        <w:rPr>
          <w:rFonts w:asciiTheme="minorHAnsi" w:hAnsiTheme="minorHAnsi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019DCA3" wp14:editId="4ADEC19F">
            <wp:extent cx="5274310" cy="31292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54C" w:rsidRDefault="0055754C" w:rsidP="005843D6">
      <w:pPr>
        <w:rPr>
          <w:rFonts w:asciiTheme="minorHAnsi" w:hAnsiTheme="minorHAnsi"/>
          <w:b/>
          <w:color w:val="000000"/>
          <w:sz w:val="28"/>
          <w:szCs w:val="28"/>
        </w:rPr>
      </w:pPr>
    </w:p>
    <w:p w:rsidR="00901DCE" w:rsidRPr="00901DCE" w:rsidRDefault="00901DCE" w:rsidP="005843D6">
      <w:pPr>
        <w:rPr>
          <w:rFonts w:asciiTheme="minorHAnsi" w:hAnsiTheme="minorHAnsi" w:hint="eastAsia"/>
          <w:color w:val="000000"/>
          <w:sz w:val="28"/>
          <w:szCs w:val="28"/>
        </w:rPr>
      </w:pPr>
      <w:r w:rsidRPr="00901DCE">
        <w:rPr>
          <w:rFonts w:asciiTheme="minorHAnsi" w:hAnsiTheme="minorHAnsi"/>
          <w:color w:val="000000"/>
          <w:sz w:val="28"/>
          <w:szCs w:val="28"/>
        </w:rPr>
        <w:lastRenderedPageBreak/>
        <w:t>Newton</w:t>
      </w:r>
      <w:r>
        <w:rPr>
          <w:rFonts w:asciiTheme="minorHAnsi" w:hAnsiTheme="minorHAnsi"/>
          <w:color w:val="000000"/>
          <w:sz w:val="28"/>
          <w:szCs w:val="28"/>
        </w:rPr>
        <w:t>’</w:t>
      </w:r>
      <w:r w:rsidRPr="00901DCE">
        <w:rPr>
          <w:rFonts w:asciiTheme="minorHAnsi" w:hAnsiTheme="minorHAnsi"/>
          <w:color w:val="000000"/>
          <w:sz w:val="28"/>
          <w:szCs w:val="28"/>
        </w:rPr>
        <w:t>s divided differences</w:t>
      </w:r>
    </w:p>
    <w:p w:rsidR="0055754C" w:rsidRDefault="00901DCE" w:rsidP="005843D6">
      <w:pPr>
        <w:rPr>
          <w:rFonts w:asciiTheme="minorHAnsi" w:hAnsiTheme="minorHAnsi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E90E04E" wp14:editId="16490D1E">
            <wp:extent cx="5274310" cy="31235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54C" w:rsidRDefault="0055754C" w:rsidP="005843D6">
      <w:pPr>
        <w:rPr>
          <w:rFonts w:asciiTheme="minorHAnsi" w:hAnsiTheme="minorHAnsi"/>
          <w:b/>
          <w:color w:val="000000"/>
          <w:sz w:val="28"/>
          <w:szCs w:val="28"/>
        </w:rPr>
      </w:pPr>
    </w:p>
    <w:p w:rsidR="0055754C" w:rsidRPr="005666B5" w:rsidRDefault="005666B5" w:rsidP="005843D6">
      <w:pPr>
        <w:rPr>
          <w:rFonts w:asciiTheme="minorHAnsi" w:hAnsiTheme="minorHAnsi"/>
          <w:color w:val="000000"/>
          <w:sz w:val="28"/>
          <w:szCs w:val="28"/>
        </w:rPr>
      </w:pPr>
      <w:r w:rsidRPr="005666B5">
        <w:rPr>
          <w:rFonts w:asciiTheme="minorHAnsi" w:hAnsiTheme="minorHAnsi"/>
          <w:color w:val="000000"/>
          <w:sz w:val="28"/>
          <w:szCs w:val="28"/>
        </w:rPr>
        <w:t>Chebyshev Interpolation</w:t>
      </w:r>
    </w:p>
    <w:p w:rsidR="0055754C" w:rsidRDefault="005666B5" w:rsidP="005843D6">
      <w:pPr>
        <w:rPr>
          <w:rFonts w:asciiTheme="minorHAnsi" w:hAnsiTheme="minorHAnsi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C547DC6" wp14:editId="2BF03C16">
            <wp:extent cx="5274310" cy="21729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54C" w:rsidRDefault="0055754C" w:rsidP="005843D6">
      <w:pPr>
        <w:rPr>
          <w:rFonts w:asciiTheme="minorHAnsi" w:hAnsiTheme="minorHAnsi"/>
          <w:b/>
          <w:color w:val="000000"/>
          <w:sz w:val="28"/>
          <w:szCs w:val="28"/>
        </w:rPr>
      </w:pPr>
    </w:p>
    <w:p w:rsidR="0055754C" w:rsidRPr="00E501B6" w:rsidRDefault="00E501B6" w:rsidP="005843D6">
      <w:pPr>
        <w:rPr>
          <w:rFonts w:asciiTheme="minorHAnsi" w:hAnsiTheme="minorHAnsi"/>
          <w:color w:val="000000"/>
          <w:sz w:val="28"/>
          <w:szCs w:val="28"/>
        </w:rPr>
      </w:pPr>
      <w:r w:rsidRPr="00E501B6">
        <w:rPr>
          <w:rFonts w:asciiTheme="minorHAnsi" w:hAnsiTheme="minorHAnsi"/>
          <w:color w:val="000000"/>
          <w:sz w:val="28"/>
          <w:szCs w:val="28"/>
        </w:rPr>
        <w:t>Interpolation error formula</w:t>
      </w:r>
    </w:p>
    <w:p w:rsidR="0055754C" w:rsidRDefault="00E501B6" w:rsidP="005843D6">
      <w:pPr>
        <w:rPr>
          <w:rFonts w:asciiTheme="minorHAnsi" w:hAnsiTheme="minorHAnsi" w:hint="eastAsia"/>
          <w:b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D47D861" wp14:editId="768BA49C">
            <wp:extent cx="5274310" cy="13373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3D6" w:rsidRDefault="005843D6" w:rsidP="005843D6">
      <w:pPr>
        <w:rPr>
          <w:b/>
          <w:sz w:val="28"/>
          <w:szCs w:val="28"/>
        </w:rPr>
      </w:pPr>
      <w:r w:rsidRPr="00EF3F6D">
        <w:rPr>
          <w:rFonts w:hint="eastAsia"/>
          <w:b/>
          <w:sz w:val="28"/>
          <w:szCs w:val="28"/>
        </w:rPr>
        <w:lastRenderedPageBreak/>
        <w:t>Ⅲ、</w:t>
      </w:r>
      <w:r w:rsidRPr="00EF3F6D">
        <w:rPr>
          <w:rFonts w:hint="eastAsia"/>
          <w:b/>
          <w:sz w:val="28"/>
          <w:szCs w:val="28"/>
        </w:rPr>
        <w:t>Experimental procedures</w:t>
      </w:r>
    </w:p>
    <w:p w:rsidR="002B4EB5" w:rsidRPr="00746C05" w:rsidRDefault="002B4EB5" w:rsidP="005843D6">
      <w:pPr>
        <w:rPr>
          <w:sz w:val="24"/>
        </w:rPr>
      </w:pPr>
      <w:r w:rsidRPr="00746C05">
        <w:rPr>
          <w:rFonts w:hint="eastAsia"/>
          <w:sz w:val="24"/>
        </w:rPr>
        <w:t>Step1</w:t>
      </w:r>
      <w:r w:rsidRPr="00746C05">
        <w:rPr>
          <w:sz w:val="24"/>
        </w:rPr>
        <w:t xml:space="preserve">. </w:t>
      </w:r>
      <w:r w:rsidRPr="00746C05">
        <w:rPr>
          <w:sz w:val="24"/>
        </w:rPr>
        <w:t>Write a</w:t>
      </w:r>
      <w:r w:rsidRPr="00746C05">
        <w:rPr>
          <w:sz w:val="24"/>
        </w:rPr>
        <w:t xml:space="preserve"> function</w:t>
      </w:r>
      <w:r w:rsidRPr="00746C05">
        <w:rPr>
          <w:sz w:val="24"/>
        </w:rPr>
        <w:t xml:space="preserve"> generating the Newton’s divided difference formula</w:t>
      </w:r>
    </w:p>
    <w:p w:rsidR="002B4EB5" w:rsidRPr="00746C05" w:rsidRDefault="002B4EB5" w:rsidP="00746C05">
      <w:pPr>
        <w:rPr>
          <w:sz w:val="24"/>
        </w:rPr>
      </w:pPr>
      <w:r w:rsidRPr="00746C05">
        <w:rPr>
          <w:sz w:val="24"/>
        </w:rPr>
        <w:t xml:space="preserve">Step2. Get </w:t>
      </w:r>
      <w:r w:rsidR="00746C05" w:rsidRPr="00746C05">
        <w:rPr>
          <w:sz w:val="24"/>
        </w:rPr>
        <w:t>the evenly spaced points X_es and</w:t>
      </w:r>
      <w:r w:rsidR="00746C05" w:rsidRPr="00746C05">
        <w:rPr>
          <w:rFonts w:hint="eastAsia"/>
          <w:sz w:val="24"/>
        </w:rPr>
        <w:t xml:space="preserve"> </w:t>
      </w:r>
      <w:r w:rsidR="00746C05" w:rsidRPr="00746C05">
        <w:rPr>
          <w:sz w:val="24"/>
        </w:rPr>
        <w:t>Chebyshev points</w:t>
      </w:r>
      <w:r w:rsidR="00746C05" w:rsidRPr="00746C05">
        <w:rPr>
          <w:sz w:val="24"/>
        </w:rPr>
        <w:t xml:space="preserve"> X_cbs</w:t>
      </w:r>
    </w:p>
    <w:p w:rsidR="00746C05" w:rsidRPr="00746C05" w:rsidRDefault="00746C05" w:rsidP="00746C05">
      <w:pPr>
        <w:rPr>
          <w:sz w:val="24"/>
        </w:rPr>
      </w:pPr>
      <w:r w:rsidRPr="00746C05">
        <w:rPr>
          <w:sz w:val="24"/>
        </w:rPr>
        <w:t xml:space="preserve">Step3. Generate the Y by X_es and X_cbs according to </w:t>
      </w:r>
      <w:r w:rsidRPr="00746C05">
        <w:rPr>
          <w:sz w:val="24"/>
        </w:rPr>
        <w:t xml:space="preserve">f(x) = 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-2</m:t>
            </m:r>
            <m:r>
              <w:rPr>
                <w:rFonts w:ascii="Cambria Math" w:hAnsi="Cambria Math"/>
                <w:sz w:val="24"/>
              </w:rPr>
              <m:t>x</m:t>
            </m:r>
          </m:sup>
        </m:sSup>
      </m:oMath>
    </w:p>
    <w:p w:rsidR="00746C05" w:rsidRPr="00746C05" w:rsidRDefault="00746C05" w:rsidP="00746C05">
      <w:pPr>
        <w:rPr>
          <w:sz w:val="24"/>
        </w:rPr>
      </w:pPr>
      <w:r w:rsidRPr="00746C05">
        <w:rPr>
          <w:rFonts w:hint="eastAsia"/>
          <w:sz w:val="24"/>
        </w:rPr>
        <w:t xml:space="preserve">Step4. Use (X_es, Y) and </w:t>
      </w:r>
      <w:r w:rsidRPr="00746C05">
        <w:rPr>
          <w:sz w:val="24"/>
        </w:rPr>
        <w:t xml:space="preserve">(X_cbs, Y) to get </w:t>
      </w:r>
      <w:r w:rsidRPr="00746C05">
        <w:rPr>
          <w:sz w:val="24"/>
        </w:rPr>
        <w:t>a degree n polynomial</w:t>
      </w:r>
    </w:p>
    <w:p w:rsidR="00746C05" w:rsidRDefault="00746C05" w:rsidP="00746C05">
      <w:pPr>
        <w:rPr>
          <w:sz w:val="24"/>
        </w:rPr>
      </w:pPr>
      <w:r w:rsidRPr="00746C05">
        <w:rPr>
          <w:sz w:val="24"/>
        </w:rPr>
        <w:t>Step5. Plot them and get their errors</w:t>
      </w:r>
    </w:p>
    <w:p w:rsidR="00746C05" w:rsidRPr="00746C05" w:rsidRDefault="00746C05" w:rsidP="00746C05">
      <w:pPr>
        <w:rPr>
          <w:rFonts w:hint="eastAsia"/>
          <w:sz w:val="24"/>
        </w:rPr>
      </w:pPr>
    </w:p>
    <w:p w:rsidR="005843D6" w:rsidRDefault="005843D6" w:rsidP="005843D6">
      <w:pPr>
        <w:rPr>
          <w:b/>
          <w:sz w:val="28"/>
          <w:szCs w:val="28"/>
        </w:rPr>
      </w:pPr>
      <w:r w:rsidRPr="00EF3F6D">
        <w:rPr>
          <w:rFonts w:hint="eastAsia"/>
          <w:b/>
          <w:sz w:val="28"/>
          <w:szCs w:val="28"/>
        </w:rPr>
        <w:t>Ⅳ、</w:t>
      </w:r>
      <w:r w:rsidRPr="00EF3F6D">
        <w:rPr>
          <w:rFonts w:hint="eastAsia"/>
          <w:b/>
          <w:sz w:val="28"/>
          <w:szCs w:val="28"/>
        </w:rPr>
        <w:t>Result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A</w:t>
      </w:r>
      <w:r w:rsidRPr="00EF3F6D">
        <w:rPr>
          <w:rFonts w:hint="eastAsia"/>
          <w:b/>
          <w:sz w:val="28"/>
          <w:szCs w:val="28"/>
        </w:rPr>
        <w:t>nalysis</w:t>
      </w:r>
    </w:p>
    <w:p w:rsidR="001214FE" w:rsidRPr="001214FE" w:rsidRDefault="001214FE" w:rsidP="001214FE">
      <w:pPr>
        <w:rPr>
          <w:rFonts w:hint="eastAsia"/>
          <w:sz w:val="28"/>
          <w:szCs w:val="28"/>
        </w:rPr>
      </w:pPr>
      <w:r w:rsidRPr="001214FE">
        <w:rPr>
          <w:rFonts w:hint="eastAsia"/>
          <w:sz w:val="28"/>
          <w:szCs w:val="28"/>
        </w:rPr>
        <w:t>the function t</w:t>
      </w:r>
      <w:r w:rsidRPr="001214FE">
        <w:rPr>
          <w:sz w:val="28"/>
          <w:szCs w:val="28"/>
        </w:rPr>
        <w:t>hat calculating the matrix F</w:t>
      </w:r>
      <w:r w:rsidRPr="001214FE">
        <w:rPr>
          <w:rFonts w:hint="eastAsia"/>
          <w:sz w:val="28"/>
          <w:szCs w:val="28"/>
        </w:rPr>
        <w:t xml:space="preserve"> of </w:t>
      </w:r>
      <w:r w:rsidRPr="001214FE">
        <w:rPr>
          <w:sz w:val="28"/>
          <w:szCs w:val="28"/>
        </w:rPr>
        <w:t>Newton’s divided</w:t>
      </w:r>
      <w:r w:rsidRPr="001214FE">
        <w:rPr>
          <w:rFonts w:hint="eastAsia"/>
          <w:sz w:val="28"/>
          <w:szCs w:val="28"/>
        </w:rPr>
        <w:t xml:space="preserve"> </w:t>
      </w:r>
      <w:r w:rsidRPr="001214FE">
        <w:rPr>
          <w:sz w:val="28"/>
          <w:szCs w:val="28"/>
        </w:rPr>
        <w:t>difference formula</w:t>
      </w:r>
    </w:p>
    <w:p w:rsidR="00557E8B" w:rsidRDefault="00557E8B" w:rsidP="005843D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E90A89C" wp14:editId="62F84F38">
            <wp:extent cx="5274310" cy="24295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8B" w:rsidRDefault="00557E8B" w:rsidP="005843D6">
      <w:pPr>
        <w:rPr>
          <w:b/>
          <w:sz w:val="28"/>
          <w:szCs w:val="28"/>
        </w:rPr>
      </w:pPr>
    </w:p>
    <w:p w:rsidR="007D3C11" w:rsidRPr="007D3C11" w:rsidRDefault="00E719BA" w:rsidP="005843D6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t</w:t>
      </w:r>
      <w:r w:rsidR="007D3C11" w:rsidRPr="007D3C11">
        <w:rPr>
          <w:rFonts w:hint="eastAsia"/>
          <w:sz w:val="28"/>
          <w:szCs w:val="28"/>
        </w:rPr>
        <w:t xml:space="preserve">he </w:t>
      </w:r>
      <w:r w:rsidR="007D3C11" w:rsidRPr="007D3C11">
        <w:rPr>
          <w:sz w:val="28"/>
          <w:szCs w:val="28"/>
        </w:rPr>
        <w:t>function that calculating the result Y</w:t>
      </w:r>
    </w:p>
    <w:p w:rsidR="00557E8B" w:rsidRDefault="007D3C11" w:rsidP="005843D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508472A" wp14:editId="3EB99D6F">
            <wp:extent cx="5274310" cy="22275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8B" w:rsidRDefault="00557E8B" w:rsidP="005843D6">
      <w:pPr>
        <w:rPr>
          <w:b/>
          <w:sz w:val="28"/>
          <w:szCs w:val="28"/>
        </w:rPr>
      </w:pPr>
    </w:p>
    <w:p w:rsidR="007D3C11" w:rsidRDefault="00E719BA" w:rsidP="005843D6">
      <w:pPr>
        <w:rPr>
          <w:b/>
          <w:sz w:val="28"/>
          <w:szCs w:val="28"/>
        </w:rPr>
      </w:pPr>
      <w:r>
        <w:rPr>
          <w:sz w:val="28"/>
          <w:szCs w:val="28"/>
        </w:rPr>
        <w:lastRenderedPageBreak/>
        <w:t>t</w:t>
      </w:r>
      <w:r w:rsidRPr="00E719BA">
        <w:rPr>
          <w:rFonts w:hint="eastAsia"/>
          <w:sz w:val="28"/>
          <w:szCs w:val="28"/>
        </w:rPr>
        <w:t>h</w:t>
      </w:r>
      <w:r w:rsidRPr="00E719BA">
        <w:rPr>
          <w:sz w:val="28"/>
          <w:szCs w:val="28"/>
        </w:rPr>
        <w:t>e function that get evenly spaced point</w:t>
      </w:r>
    </w:p>
    <w:p w:rsidR="007D3C11" w:rsidRDefault="00E719BA" w:rsidP="005843D6">
      <w:pPr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024EA99E" wp14:editId="23707DE2">
            <wp:extent cx="5274310" cy="6807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8B" w:rsidRDefault="00557E8B" w:rsidP="005843D6">
      <w:pPr>
        <w:rPr>
          <w:b/>
          <w:sz w:val="28"/>
          <w:szCs w:val="28"/>
        </w:rPr>
      </w:pPr>
    </w:p>
    <w:p w:rsidR="00E719BA" w:rsidRPr="00E719BA" w:rsidRDefault="00E719BA" w:rsidP="005843D6">
      <w:pPr>
        <w:rPr>
          <w:sz w:val="28"/>
          <w:szCs w:val="28"/>
        </w:rPr>
      </w:pPr>
      <w:r>
        <w:rPr>
          <w:sz w:val="28"/>
          <w:szCs w:val="28"/>
        </w:rPr>
        <w:t>t</w:t>
      </w:r>
      <w:r w:rsidRPr="00E719BA">
        <w:rPr>
          <w:rFonts w:hint="eastAsia"/>
          <w:sz w:val="28"/>
          <w:szCs w:val="28"/>
        </w:rPr>
        <w:t xml:space="preserve">he </w:t>
      </w:r>
      <w:r w:rsidRPr="00E719BA">
        <w:rPr>
          <w:sz w:val="28"/>
          <w:szCs w:val="28"/>
        </w:rPr>
        <w:t xml:space="preserve">function that get </w:t>
      </w:r>
      <w:r w:rsidRPr="00E719BA">
        <w:rPr>
          <w:sz w:val="28"/>
          <w:szCs w:val="28"/>
        </w:rPr>
        <w:t>Chebyshev points</w:t>
      </w:r>
    </w:p>
    <w:p w:rsidR="00E719BA" w:rsidRDefault="00E719BA" w:rsidP="005843D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E9D5693" wp14:editId="189F98B3">
            <wp:extent cx="5274310" cy="131508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BA" w:rsidRDefault="00E719BA" w:rsidP="005843D6">
      <w:pPr>
        <w:rPr>
          <w:b/>
          <w:sz w:val="28"/>
          <w:szCs w:val="28"/>
        </w:rPr>
      </w:pPr>
    </w:p>
    <w:p w:rsidR="00E719BA" w:rsidRDefault="00E719BA" w:rsidP="005843D6">
      <w:pPr>
        <w:rPr>
          <w:b/>
          <w:sz w:val="28"/>
          <w:szCs w:val="28"/>
        </w:rPr>
      </w:pPr>
      <w:r>
        <w:rPr>
          <w:sz w:val="28"/>
          <w:szCs w:val="28"/>
        </w:rPr>
        <w:t>t</w:t>
      </w:r>
      <w:r w:rsidRPr="00E719BA">
        <w:rPr>
          <w:rFonts w:hint="eastAsia"/>
          <w:sz w:val="28"/>
          <w:szCs w:val="28"/>
        </w:rPr>
        <w:t xml:space="preserve">he </w:t>
      </w:r>
      <w:r w:rsidRPr="00E719BA">
        <w:rPr>
          <w:sz w:val="28"/>
          <w:szCs w:val="28"/>
        </w:rPr>
        <w:t>f</w:t>
      </w:r>
      <w:r w:rsidR="00F823BF">
        <w:rPr>
          <w:sz w:val="28"/>
          <w:szCs w:val="28"/>
        </w:rPr>
        <w:t xml:space="preserve">unction that get the Y </w:t>
      </w:r>
      <w:bookmarkStart w:id="1" w:name="_GoBack"/>
      <w:bookmarkEnd w:id="1"/>
      <w:r w:rsidR="00F823BF">
        <w:rPr>
          <w:sz w:val="28"/>
          <w:szCs w:val="28"/>
        </w:rPr>
        <w:t xml:space="preserve">of  </w:t>
      </w:r>
      <w:r w:rsidRPr="00E719BA">
        <w:rPr>
          <w:sz w:val="28"/>
          <w:szCs w:val="28"/>
        </w:rPr>
        <w:t>f(</w:t>
      </w:r>
      <w:r w:rsidRPr="008972ED">
        <w:rPr>
          <w:rFonts w:asciiTheme="minorHAnsi" w:hAnsiTheme="minorHAnsi"/>
          <w:color w:val="000000"/>
          <w:sz w:val="24"/>
        </w:rPr>
        <w:t xml:space="preserve">x) = </w:t>
      </w:r>
      <m:oMath>
        <m:sSup>
          <m:sSupPr>
            <m:ctrlPr>
              <w:rPr>
                <w:rFonts w:ascii="Cambria Math" w:hAnsi="Cambria Math"/>
                <w:color w:val="000000"/>
                <w:sz w:val="24"/>
              </w:rPr>
            </m:ctrlPr>
          </m:sSupPr>
          <m:e>
            <m:r>
              <w:rPr>
                <w:rFonts w:ascii="Cambria Math" w:hAnsi="Cambria Math"/>
                <w:color w:val="000000"/>
                <w:sz w:val="24"/>
              </w:rPr>
              <m:t>e</m:t>
            </m:r>
          </m:e>
          <m:sup>
            <m:r>
              <w:rPr>
                <w:rFonts w:ascii="Cambria Math" w:hAnsi="Cambria Math"/>
                <w:color w:val="000000"/>
                <w:sz w:val="24"/>
              </w:rPr>
              <m:t>-2x</m:t>
            </m:r>
          </m:sup>
        </m:sSup>
      </m:oMath>
      <w:r>
        <w:rPr>
          <w:b/>
          <w:sz w:val="28"/>
          <w:szCs w:val="28"/>
        </w:rPr>
        <w:t xml:space="preserve"> </w:t>
      </w:r>
    </w:p>
    <w:p w:rsidR="00E719BA" w:rsidRDefault="00E719BA" w:rsidP="005843D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E43B5A2" wp14:editId="4AD8FF73">
            <wp:extent cx="5274310" cy="13227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9BA" w:rsidRDefault="00E719BA" w:rsidP="005843D6">
      <w:pPr>
        <w:rPr>
          <w:b/>
          <w:sz w:val="28"/>
          <w:szCs w:val="28"/>
        </w:rPr>
      </w:pPr>
    </w:p>
    <w:p w:rsidR="00E719BA" w:rsidRDefault="00E719BA" w:rsidP="005843D6">
      <w:pPr>
        <w:rPr>
          <w:b/>
          <w:sz w:val="28"/>
          <w:szCs w:val="28"/>
        </w:rPr>
      </w:pPr>
    </w:p>
    <w:p w:rsidR="00496F32" w:rsidRDefault="00496F32" w:rsidP="005843D6">
      <w:pPr>
        <w:rPr>
          <w:b/>
          <w:sz w:val="28"/>
          <w:szCs w:val="28"/>
        </w:rPr>
      </w:pPr>
    </w:p>
    <w:p w:rsidR="00496F32" w:rsidRDefault="00496F32" w:rsidP="005843D6">
      <w:pPr>
        <w:rPr>
          <w:b/>
          <w:sz w:val="28"/>
          <w:szCs w:val="28"/>
        </w:rPr>
      </w:pPr>
    </w:p>
    <w:p w:rsidR="00496F32" w:rsidRDefault="00496F32" w:rsidP="005843D6">
      <w:pPr>
        <w:rPr>
          <w:b/>
          <w:sz w:val="28"/>
          <w:szCs w:val="28"/>
        </w:rPr>
      </w:pPr>
    </w:p>
    <w:p w:rsidR="00496F32" w:rsidRDefault="00496F32" w:rsidP="005843D6">
      <w:pPr>
        <w:rPr>
          <w:b/>
          <w:sz w:val="28"/>
          <w:szCs w:val="28"/>
        </w:rPr>
      </w:pPr>
    </w:p>
    <w:p w:rsidR="00496F32" w:rsidRDefault="00496F32" w:rsidP="005843D6">
      <w:pPr>
        <w:rPr>
          <w:b/>
          <w:sz w:val="28"/>
          <w:szCs w:val="28"/>
        </w:rPr>
      </w:pPr>
    </w:p>
    <w:p w:rsidR="00496F32" w:rsidRDefault="00496F32" w:rsidP="005843D6">
      <w:pPr>
        <w:rPr>
          <w:b/>
          <w:sz w:val="28"/>
          <w:szCs w:val="28"/>
        </w:rPr>
      </w:pPr>
    </w:p>
    <w:p w:rsidR="00496F32" w:rsidRPr="00496F32" w:rsidRDefault="00496F32" w:rsidP="005843D6">
      <w:pPr>
        <w:rPr>
          <w:sz w:val="28"/>
          <w:szCs w:val="28"/>
        </w:rPr>
      </w:pPr>
      <w:r w:rsidRPr="00496F32">
        <w:rPr>
          <w:sz w:val="28"/>
          <w:szCs w:val="28"/>
        </w:rPr>
        <w:lastRenderedPageBreak/>
        <w:t>Plot the polynomials for the</w:t>
      </w:r>
      <w:r w:rsidRPr="00496F32">
        <w:rPr>
          <w:sz w:val="28"/>
          <w:szCs w:val="28"/>
        </w:rPr>
        <w:t xml:space="preserve"> case n=10</w:t>
      </w:r>
    </w:p>
    <w:p w:rsidR="00496F32" w:rsidRDefault="00496F32" w:rsidP="005843D6">
      <w:pPr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6DB27CDF" wp14:editId="2473BDF9">
            <wp:extent cx="5099050" cy="35643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0077" cy="356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32" w:rsidRPr="00496F32" w:rsidRDefault="00496F32" w:rsidP="005843D6">
      <w:pPr>
        <w:rPr>
          <w:sz w:val="28"/>
          <w:szCs w:val="28"/>
        </w:rPr>
      </w:pPr>
      <w:r w:rsidRPr="00496F32">
        <w:rPr>
          <w:sz w:val="28"/>
          <w:szCs w:val="28"/>
        </w:rPr>
        <w:t>A</w:t>
      </w:r>
      <w:r w:rsidRPr="00496F32">
        <w:rPr>
          <w:rFonts w:hint="eastAsia"/>
          <w:sz w:val="28"/>
          <w:szCs w:val="28"/>
        </w:rPr>
        <w:t xml:space="preserve">nd </w:t>
      </w:r>
      <w:r w:rsidRPr="00496F32">
        <w:rPr>
          <w:sz w:val="28"/>
          <w:szCs w:val="28"/>
        </w:rPr>
        <w:t>its result is</w:t>
      </w:r>
    </w:p>
    <w:p w:rsidR="00496F32" w:rsidRDefault="00496F32" w:rsidP="005843D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85B053F" wp14:editId="7D9FD57E">
            <wp:extent cx="4648200" cy="3866411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1042" cy="387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0B" w:rsidRDefault="003C7A0B" w:rsidP="005843D6">
      <w:pPr>
        <w:rPr>
          <w:rFonts w:hint="eastAsia"/>
          <w:b/>
          <w:sz w:val="28"/>
          <w:szCs w:val="28"/>
        </w:rPr>
      </w:pPr>
    </w:p>
    <w:p w:rsidR="00A81EAD" w:rsidRPr="00496F32" w:rsidRDefault="00A81EAD" w:rsidP="00A81EAD">
      <w:pPr>
        <w:rPr>
          <w:sz w:val="28"/>
          <w:szCs w:val="28"/>
        </w:rPr>
      </w:pPr>
      <w:r w:rsidRPr="00496F32">
        <w:rPr>
          <w:sz w:val="28"/>
          <w:szCs w:val="28"/>
        </w:rPr>
        <w:lastRenderedPageBreak/>
        <w:t>Plot the polynomials for the</w:t>
      </w:r>
      <w:r>
        <w:rPr>
          <w:sz w:val="28"/>
          <w:szCs w:val="28"/>
        </w:rPr>
        <w:t xml:space="preserve"> case n=2</w:t>
      </w:r>
      <w:r w:rsidRPr="00496F32">
        <w:rPr>
          <w:sz w:val="28"/>
          <w:szCs w:val="28"/>
        </w:rPr>
        <w:t>0</w:t>
      </w:r>
    </w:p>
    <w:p w:rsidR="00A81EAD" w:rsidRDefault="00A81EAD" w:rsidP="005843D6">
      <w:pPr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42E0A98A" wp14:editId="18CA9027">
            <wp:extent cx="4654512" cy="36766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6540" cy="368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A0B" w:rsidRDefault="003C7A0B" w:rsidP="005843D6">
      <w:pPr>
        <w:rPr>
          <w:sz w:val="28"/>
          <w:szCs w:val="28"/>
        </w:rPr>
      </w:pPr>
    </w:p>
    <w:p w:rsidR="00A81EAD" w:rsidRPr="003C7A0B" w:rsidRDefault="00A81EAD" w:rsidP="005843D6">
      <w:pPr>
        <w:rPr>
          <w:rFonts w:hint="eastAsia"/>
          <w:sz w:val="28"/>
          <w:szCs w:val="28"/>
        </w:rPr>
      </w:pPr>
      <w:r w:rsidRPr="00496F32">
        <w:rPr>
          <w:sz w:val="28"/>
          <w:szCs w:val="28"/>
        </w:rPr>
        <w:t>Plot the polynomials for the</w:t>
      </w:r>
      <w:r>
        <w:rPr>
          <w:sz w:val="28"/>
          <w:szCs w:val="28"/>
        </w:rPr>
        <w:t xml:space="preserve"> case n=2</w:t>
      </w:r>
      <w:r w:rsidRPr="00496F32">
        <w:rPr>
          <w:sz w:val="28"/>
          <w:szCs w:val="28"/>
        </w:rPr>
        <w:t>0</w:t>
      </w:r>
    </w:p>
    <w:p w:rsidR="00496F32" w:rsidRDefault="00A81EAD" w:rsidP="005843D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33C2EAD" wp14:editId="1F5002EF">
            <wp:extent cx="4591050" cy="378460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6474" cy="3789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7CE" w:rsidRDefault="00F817CE" w:rsidP="005843D6">
      <w:pPr>
        <w:rPr>
          <w:sz w:val="28"/>
          <w:szCs w:val="28"/>
        </w:rPr>
      </w:pPr>
      <w:r w:rsidRPr="00F817CE">
        <w:rPr>
          <w:sz w:val="28"/>
          <w:szCs w:val="28"/>
        </w:rPr>
        <w:lastRenderedPageBreak/>
        <w:t>the empirical interpolation errors</w:t>
      </w:r>
      <w:r w:rsidRPr="00F817CE">
        <w:rPr>
          <w:sz w:val="28"/>
          <w:szCs w:val="28"/>
        </w:rPr>
        <w:t>(n=10</w:t>
      </w:r>
      <w:r>
        <w:rPr>
          <w:sz w:val="28"/>
          <w:szCs w:val="28"/>
        </w:rPr>
        <w:t xml:space="preserve"> | evenly spaced points</w:t>
      </w:r>
      <w:r w:rsidRPr="00F817CE">
        <w:rPr>
          <w:sz w:val="28"/>
          <w:szCs w:val="28"/>
        </w:rPr>
        <w:t>)</w:t>
      </w:r>
    </w:p>
    <w:p w:rsidR="00F817CE" w:rsidRPr="00F817CE" w:rsidRDefault="00F817CE" w:rsidP="005843D6">
      <w:pPr>
        <w:rPr>
          <w:rFonts w:ascii="Leelawadee UI Semilight" w:eastAsia="Adobe 宋体 Std L" w:hAnsi="Leelawadee UI Semilight" w:cs="Leelawadee UI Semilight"/>
          <w:sz w:val="24"/>
        </w:rPr>
      </w:pPr>
      <w:r w:rsidRPr="00F817CE">
        <w:rPr>
          <w:rFonts w:ascii="Leelawadee UI Semilight" w:eastAsia="Adobe 宋体 Std L" w:hAnsi="Leelawadee UI Semilight" w:cs="Leelawadee UI Semilight"/>
          <w:sz w:val="24"/>
        </w:rPr>
        <w:t>(col1 = x, col2 = f(x), col3 = P(x), col4 = error)</w:t>
      </w:r>
    </w:p>
    <w:p w:rsidR="00E719BA" w:rsidRDefault="00F817CE" w:rsidP="005843D6">
      <w:pPr>
        <w:rPr>
          <w:rFonts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793901E9" wp14:editId="262B8ABB">
            <wp:extent cx="2545967" cy="35369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6304" cy="355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BCE" w:rsidRDefault="002C3BCE" w:rsidP="005D0A04">
      <w:pPr>
        <w:rPr>
          <w:sz w:val="28"/>
          <w:szCs w:val="28"/>
        </w:rPr>
      </w:pPr>
      <w:r w:rsidRPr="00F817CE">
        <w:rPr>
          <w:sz w:val="28"/>
          <w:szCs w:val="28"/>
        </w:rPr>
        <w:t>the empirical interpolation errors(n=10</w:t>
      </w:r>
      <w:r>
        <w:rPr>
          <w:sz w:val="28"/>
          <w:szCs w:val="28"/>
        </w:rPr>
        <w:t xml:space="preserve"> | </w:t>
      </w:r>
      <w:r>
        <w:rPr>
          <w:sz w:val="28"/>
          <w:szCs w:val="28"/>
        </w:rPr>
        <w:t>Chebyshev</w:t>
      </w:r>
      <w:r>
        <w:rPr>
          <w:sz w:val="28"/>
          <w:szCs w:val="28"/>
        </w:rPr>
        <w:t xml:space="preserve"> points</w:t>
      </w:r>
      <w:r w:rsidRPr="00F817CE">
        <w:rPr>
          <w:sz w:val="28"/>
          <w:szCs w:val="28"/>
        </w:rPr>
        <w:t>)</w:t>
      </w:r>
    </w:p>
    <w:p w:rsidR="002C3BCE" w:rsidRPr="002C3BCE" w:rsidRDefault="002C3BCE" w:rsidP="005843D6">
      <w:pPr>
        <w:rPr>
          <w:rFonts w:ascii="Leelawadee UI Semilight" w:eastAsia="Adobe 宋体 Std L" w:hAnsi="Leelawadee UI Semilight" w:cs="Leelawadee UI Semilight" w:hint="eastAsia"/>
          <w:sz w:val="24"/>
        </w:rPr>
      </w:pPr>
      <w:r w:rsidRPr="00F817CE">
        <w:rPr>
          <w:rFonts w:ascii="Leelawadee UI Semilight" w:eastAsia="Adobe 宋体 Std L" w:hAnsi="Leelawadee UI Semilight" w:cs="Leelawadee UI Semilight"/>
          <w:sz w:val="24"/>
        </w:rPr>
        <w:t>(col1 = x, col2 = f(x), col3 = P(x), col4 = error)</w:t>
      </w:r>
    </w:p>
    <w:p w:rsidR="002C3BCE" w:rsidRPr="005D0A04" w:rsidRDefault="002C3BCE" w:rsidP="005843D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42CF533" wp14:editId="5455357D">
            <wp:extent cx="2578652" cy="35687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8965" cy="358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772" w:rsidRDefault="00384772" w:rsidP="00384772">
      <w:pPr>
        <w:rPr>
          <w:sz w:val="28"/>
          <w:szCs w:val="28"/>
        </w:rPr>
      </w:pPr>
      <w:r w:rsidRPr="00F817CE">
        <w:rPr>
          <w:sz w:val="28"/>
          <w:szCs w:val="28"/>
        </w:rPr>
        <w:lastRenderedPageBreak/>
        <w:t>the empirical interpolation errors</w:t>
      </w:r>
      <w:r>
        <w:rPr>
          <w:sz w:val="28"/>
          <w:szCs w:val="28"/>
        </w:rPr>
        <w:t>(n=2</w:t>
      </w:r>
      <w:r w:rsidRPr="00F817CE">
        <w:rPr>
          <w:sz w:val="28"/>
          <w:szCs w:val="28"/>
        </w:rPr>
        <w:t>0</w:t>
      </w:r>
      <w:r>
        <w:rPr>
          <w:sz w:val="28"/>
          <w:szCs w:val="28"/>
        </w:rPr>
        <w:t xml:space="preserve"> | evenly spaced points</w:t>
      </w:r>
      <w:r w:rsidRPr="00F817CE">
        <w:rPr>
          <w:sz w:val="28"/>
          <w:szCs w:val="28"/>
        </w:rPr>
        <w:t>)</w:t>
      </w:r>
    </w:p>
    <w:p w:rsidR="002C3BCE" w:rsidRPr="00384772" w:rsidRDefault="00384772" w:rsidP="005843D6">
      <w:pPr>
        <w:rPr>
          <w:rFonts w:ascii="Leelawadee UI Semilight" w:eastAsia="Adobe 宋体 Std L" w:hAnsi="Leelawadee UI Semilight" w:cs="Leelawadee UI Semilight"/>
          <w:sz w:val="24"/>
        </w:rPr>
      </w:pPr>
      <w:r w:rsidRPr="00F817CE">
        <w:rPr>
          <w:rFonts w:ascii="Leelawadee UI Semilight" w:eastAsia="Adobe 宋体 Std L" w:hAnsi="Leelawadee UI Semilight" w:cs="Leelawadee UI Semilight"/>
          <w:sz w:val="24"/>
        </w:rPr>
        <w:t>(col1 = x, col2 = f(x), col3 = P(x), col4 = error)</w:t>
      </w:r>
    </w:p>
    <w:p w:rsidR="002C3BCE" w:rsidRDefault="00384772" w:rsidP="005843D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D9F7CDA" wp14:editId="20616C27">
            <wp:extent cx="2533531" cy="35242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2584" cy="353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03" w:rsidRDefault="008A7803" w:rsidP="008A7803">
      <w:pPr>
        <w:rPr>
          <w:sz w:val="28"/>
          <w:szCs w:val="28"/>
        </w:rPr>
      </w:pPr>
      <w:r w:rsidRPr="00F817CE">
        <w:rPr>
          <w:sz w:val="28"/>
          <w:szCs w:val="28"/>
        </w:rPr>
        <w:t>the empirical interpolation errors</w:t>
      </w:r>
      <w:r>
        <w:rPr>
          <w:sz w:val="28"/>
          <w:szCs w:val="28"/>
        </w:rPr>
        <w:t>(n=2</w:t>
      </w:r>
      <w:r w:rsidRPr="00F817CE">
        <w:rPr>
          <w:sz w:val="28"/>
          <w:szCs w:val="28"/>
        </w:rPr>
        <w:t>0</w:t>
      </w:r>
      <w:r>
        <w:rPr>
          <w:sz w:val="28"/>
          <w:szCs w:val="28"/>
        </w:rPr>
        <w:t xml:space="preserve"> | Chebyshev points</w:t>
      </w:r>
      <w:r w:rsidRPr="00F817CE">
        <w:rPr>
          <w:sz w:val="28"/>
          <w:szCs w:val="28"/>
        </w:rPr>
        <w:t>)</w:t>
      </w:r>
    </w:p>
    <w:p w:rsidR="008A7803" w:rsidRPr="002C3BCE" w:rsidRDefault="008A7803" w:rsidP="008A7803">
      <w:pPr>
        <w:rPr>
          <w:rFonts w:ascii="Leelawadee UI Semilight" w:eastAsia="Adobe 宋体 Std L" w:hAnsi="Leelawadee UI Semilight" w:cs="Leelawadee UI Semilight" w:hint="eastAsia"/>
          <w:sz w:val="24"/>
        </w:rPr>
      </w:pPr>
      <w:r w:rsidRPr="00F817CE">
        <w:rPr>
          <w:rFonts w:ascii="Leelawadee UI Semilight" w:eastAsia="Adobe 宋体 Std L" w:hAnsi="Leelawadee UI Semilight" w:cs="Leelawadee UI Semilight"/>
          <w:sz w:val="24"/>
        </w:rPr>
        <w:t>(col1 = x, col2 = f(x), col3 = P(x), col4 = error)</w:t>
      </w:r>
    </w:p>
    <w:p w:rsidR="002C3BCE" w:rsidRPr="008A7803" w:rsidRDefault="008A7803" w:rsidP="005843D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E8EAECA" wp14:editId="7E988A20">
            <wp:extent cx="2590800" cy="363635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9937" cy="364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03" w:rsidRDefault="008A7803" w:rsidP="008A7803">
      <w:pPr>
        <w:rPr>
          <w:sz w:val="28"/>
          <w:szCs w:val="28"/>
        </w:rPr>
      </w:pPr>
      <w:r w:rsidRPr="00F817CE">
        <w:rPr>
          <w:sz w:val="28"/>
          <w:szCs w:val="28"/>
        </w:rPr>
        <w:lastRenderedPageBreak/>
        <w:t>the empirical interpolation errors</w:t>
      </w:r>
      <w:r>
        <w:rPr>
          <w:sz w:val="28"/>
          <w:szCs w:val="28"/>
        </w:rPr>
        <w:t>(n=4</w:t>
      </w:r>
      <w:r w:rsidRPr="00F817CE">
        <w:rPr>
          <w:sz w:val="28"/>
          <w:szCs w:val="28"/>
        </w:rPr>
        <w:t>0</w:t>
      </w:r>
      <w:r>
        <w:rPr>
          <w:sz w:val="28"/>
          <w:szCs w:val="28"/>
        </w:rPr>
        <w:t xml:space="preserve"> | evenly spaced points</w:t>
      </w:r>
      <w:r w:rsidRPr="00F817CE">
        <w:rPr>
          <w:sz w:val="28"/>
          <w:szCs w:val="28"/>
        </w:rPr>
        <w:t>)</w:t>
      </w:r>
    </w:p>
    <w:p w:rsidR="008A7803" w:rsidRPr="00384772" w:rsidRDefault="008A7803" w:rsidP="008A7803">
      <w:pPr>
        <w:rPr>
          <w:rFonts w:ascii="Leelawadee UI Semilight" w:eastAsia="Adobe 宋体 Std L" w:hAnsi="Leelawadee UI Semilight" w:cs="Leelawadee UI Semilight"/>
          <w:sz w:val="24"/>
        </w:rPr>
      </w:pPr>
      <w:r w:rsidRPr="00F817CE">
        <w:rPr>
          <w:rFonts w:ascii="Leelawadee UI Semilight" w:eastAsia="Adobe 宋体 Std L" w:hAnsi="Leelawadee UI Semilight" w:cs="Leelawadee UI Semilight"/>
          <w:sz w:val="24"/>
        </w:rPr>
        <w:t>(col1 = x, col2 = f(x), col3 = P(x), col4 = error)</w:t>
      </w:r>
    </w:p>
    <w:p w:rsidR="002C3BCE" w:rsidRPr="008A7803" w:rsidRDefault="008A7803" w:rsidP="005843D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290EE6A" wp14:editId="66D7349C">
            <wp:extent cx="2549059" cy="35369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7168" cy="354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03" w:rsidRDefault="008A7803" w:rsidP="008A7803">
      <w:pPr>
        <w:rPr>
          <w:sz w:val="28"/>
          <w:szCs w:val="28"/>
        </w:rPr>
      </w:pPr>
      <w:r w:rsidRPr="00F817CE">
        <w:rPr>
          <w:sz w:val="28"/>
          <w:szCs w:val="28"/>
        </w:rPr>
        <w:t>the empirical interpolation errors</w:t>
      </w:r>
      <w:r>
        <w:rPr>
          <w:sz w:val="28"/>
          <w:szCs w:val="28"/>
        </w:rPr>
        <w:t>(n=2</w:t>
      </w:r>
      <w:r w:rsidRPr="00F817CE">
        <w:rPr>
          <w:sz w:val="28"/>
          <w:szCs w:val="28"/>
        </w:rPr>
        <w:t>0</w:t>
      </w:r>
      <w:r>
        <w:rPr>
          <w:sz w:val="28"/>
          <w:szCs w:val="28"/>
        </w:rPr>
        <w:t xml:space="preserve"> | Chebyshev points</w:t>
      </w:r>
      <w:r w:rsidRPr="00F817CE">
        <w:rPr>
          <w:sz w:val="28"/>
          <w:szCs w:val="28"/>
        </w:rPr>
        <w:t>)</w:t>
      </w:r>
    </w:p>
    <w:p w:rsidR="00F43164" w:rsidRPr="008A7803" w:rsidRDefault="008A7803" w:rsidP="005843D6">
      <w:pPr>
        <w:rPr>
          <w:rFonts w:ascii="Leelawadee UI Semilight" w:eastAsia="Adobe 宋体 Std L" w:hAnsi="Leelawadee UI Semilight" w:cs="Leelawadee UI Semilight"/>
          <w:sz w:val="24"/>
        </w:rPr>
      </w:pPr>
      <w:r w:rsidRPr="00F817CE">
        <w:rPr>
          <w:rFonts w:ascii="Leelawadee UI Semilight" w:eastAsia="Adobe 宋体 Std L" w:hAnsi="Leelawadee UI Semilight" w:cs="Leelawadee UI Semilight"/>
          <w:sz w:val="24"/>
        </w:rPr>
        <w:t>(col1 = x, col2 = f(x), col3 = P(x), col4 = error)</w:t>
      </w:r>
    </w:p>
    <w:p w:rsidR="00F43164" w:rsidRDefault="008A7803" w:rsidP="005843D6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B1F02E4" wp14:editId="54611F77">
            <wp:extent cx="2609850" cy="361281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22566" cy="363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164" w:rsidRDefault="00F43164" w:rsidP="005843D6">
      <w:pPr>
        <w:rPr>
          <w:rFonts w:hint="eastAsia"/>
          <w:b/>
          <w:sz w:val="28"/>
          <w:szCs w:val="28"/>
        </w:rPr>
      </w:pPr>
    </w:p>
    <w:p w:rsidR="005843D6" w:rsidRDefault="005843D6" w:rsidP="005843D6">
      <w:pPr>
        <w:rPr>
          <w:b/>
          <w:sz w:val="28"/>
          <w:szCs w:val="28"/>
        </w:rPr>
      </w:pPr>
      <w:r w:rsidRPr="00D90741">
        <w:rPr>
          <w:rFonts w:hint="eastAsia"/>
          <w:b/>
          <w:sz w:val="28"/>
          <w:szCs w:val="28"/>
        </w:rPr>
        <w:t>Ⅴ、</w:t>
      </w:r>
      <w:r>
        <w:rPr>
          <w:rFonts w:hint="eastAsia"/>
          <w:b/>
          <w:sz w:val="28"/>
          <w:szCs w:val="28"/>
        </w:rPr>
        <w:t>Experimental S</w:t>
      </w:r>
      <w:r w:rsidRPr="00D90741">
        <w:rPr>
          <w:rFonts w:hint="eastAsia"/>
          <w:b/>
          <w:sz w:val="28"/>
          <w:szCs w:val="28"/>
        </w:rPr>
        <w:t>ummary</w:t>
      </w:r>
      <w:r>
        <w:rPr>
          <w:rFonts w:hint="eastAsia"/>
          <w:b/>
          <w:sz w:val="28"/>
          <w:szCs w:val="28"/>
        </w:rPr>
        <w:t xml:space="preserve"> </w:t>
      </w:r>
    </w:p>
    <w:p w:rsidR="002B1071" w:rsidRPr="004614BC" w:rsidRDefault="00627B8B" w:rsidP="004614BC">
      <w:pPr>
        <w:ind w:firstLine="420"/>
        <w:rPr>
          <w:sz w:val="24"/>
        </w:rPr>
      </w:pPr>
      <w:r w:rsidRPr="004614BC">
        <w:rPr>
          <w:rFonts w:hint="eastAsia"/>
          <w:sz w:val="24"/>
        </w:rPr>
        <w:t>In</w:t>
      </w:r>
      <w:r w:rsidR="00406BF1" w:rsidRPr="004614BC">
        <w:rPr>
          <w:rFonts w:hint="eastAsia"/>
          <w:sz w:val="24"/>
        </w:rPr>
        <w:t xml:space="preserve"> this experiment,</w:t>
      </w:r>
      <w:r w:rsidRPr="004614BC">
        <w:rPr>
          <w:sz w:val="24"/>
        </w:rPr>
        <w:t xml:space="preserve"> we can get the fitting curve of the points given with good effect through </w:t>
      </w:r>
      <w:r w:rsidRPr="004614BC">
        <w:rPr>
          <w:sz w:val="24"/>
        </w:rPr>
        <w:t>Lagrange interpolating polynomial</w:t>
      </w:r>
      <w:r w:rsidRPr="004614BC">
        <w:rPr>
          <w:sz w:val="24"/>
        </w:rPr>
        <w:t>. As for choosing the base</w:t>
      </w:r>
      <w:r w:rsidR="004614BC" w:rsidRPr="004614BC">
        <w:rPr>
          <w:sz w:val="24"/>
        </w:rPr>
        <w:t xml:space="preserve"> points x, we can use evenly spaced points or Chebyshev points. As we can see, two methods both get rather small error, but Chebyshev points get little error relatively.</w:t>
      </w:r>
    </w:p>
    <w:p w:rsidR="000A70B3" w:rsidRDefault="000A70B3" w:rsidP="000A70B3">
      <w:pPr>
        <w:rPr>
          <w:rFonts w:eastAsia="楷体_GB2312"/>
          <w:sz w:val="44"/>
          <w:szCs w:val="44"/>
        </w:rPr>
      </w:pPr>
    </w:p>
    <w:p w:rsidR="000A70B3" w:rsidRDefault="000A70B3" w:rsidP="000A70B3"/>
    <w:p w:rsidR="00B71589" w:rsidRPr="000A70B3" w:rsidRDefault="00B71589"/>
    <w:sectPr w:rsidR="00B71589" w:rsidRPr="000A70B3" w:rsidSect="001907FB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0010" w:rsidRDefault="00B60010" w:rsidP="000A70B3">
      <w:r>
        <w:separator/>
      </w:r>
    </w:p>
  </w:endnote>
  <w:endnote w:type="continuationSeparator" w:id="0">
    <w:p w:rsidR="00B60010" w:rsidRDefault="00B60010" w:rsidP="000A70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Leelawadee UI Semilight">
    <w:panose1 w:val="020B0402040204020203"/>
    <w:charset w:val="00"/>
    <w:family w:val="swiss"/>
    <w:pitch w:val="variable"/>
    <w:sig w:usb0="A3000003" w:usb1="00000000" w:usb2="00010000" w:usb3="00000000" w:csb0="00010101" w:csb1="00000000"/>
  </w:font>
  <w:font w:name="Adobe 宋体 Std L">
    <w:panose1 w:val="020203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0010" w:rsidRDefault="00B60010" w:rsidP="000A70B3">
      <w:r>
        <w:separator/>
      </w:r>
    </w:p>
  </w:footnote>
  <w:footnote w:type="continuationSeparator" w:id="0">
    <w:p w:rsidR="00B60010" w:rsidRDefault="00B60010" w:rsidP="000A70B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A70B3"/>
    <w:rsid w:val="00063A0C"/>
    <w:rsid w:val="000A70B3"/>
    <w:rsid w:val="001214FE"/>
    <w:rsid w:val="001907FB"/>
    <w:rsid w:val="00270CC2"/>
    <w:rsid w:val="002B1071"/>
    <w:rsid w:val="002B363F"/>
    <w:rsid w:val="002B4EB5"/>
    <w:rsid w:val="002C3BCE"/>
    <w:rsid w:val="0032540D"/>
    <w:rsid w:val="00384772"/>
    <w:rsid w:val="003C7A0B"/>
    <w:rsid w:val="00406BF1"/>
    <w:rsid w:val="00434585"/>
    <w:rsid w:val="004614BC"/>
    <w:rsid w:val="00472A33"/>
    <w:rsid w:val="00496F32"/>
    <w:rsid w:val="0055754C"/>
    <w:rsid w:val="00557E8B"/>
    <w:rsid w:val="005666B5"/>
    <w:rsid w:val="005843D6"/>
    <w:rsid w:val="005A071C"/>
    <w:rsid w:val="005D0A04"/>
    <w:rsid w:val="00627B8B"/>
    <w:rsid w:val="006C5407"/>
    <w:rsid w:val="0073110A"/>
    <w:rsid w:val="00746C05"/>
    <w:rsid w:val="00791F27"/>
    <w:rsid w:val="007D3C11"/>
    <w:rsid w:val="0082623C"/>
    <w:rsid w:val="008972ED"/>
    <w:rsid w:val="008A7803"/>
    <w:rsid w:val="00901DCE"/>
    <w:rsid w:val="0095490D"/>
    <w:rsid w:val="009A0FCA"/>
    <w:rsid w:val="00A76DEE"/>
    <w:rsid w:val="00A81EAD"/>
    <w:rsid w:val="00B35B38"/>
    <w:rsid w:val="00B60010"/>
    <w:rsid w:val="00B71589"/>
    <w:rsid w:val="00BF0DE4"/>
    <w:rsid w:val="00CA186E"/>
    <w:rsid w:val="00CA7274"/>
    <w:rsid w:val="00E10D3E"/>
    <w:rsid w:val="00E501B6"/>
    <w:rsid w:val="00E50844"/>
    <w:rsid w:val="00E719BA"/>
    <w:rsid w:val="00E85AB3"/>
    <w:rsid w:val="00F43164"/>
    <w:rsid w:val="00F63C92"/>
    <w:rsid w:val="00F817CE"/>
    <w:rsid w:val="00F823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53F4A8"/>
  <w15:docId w15:val="{99AE9CA6-E001-4AC9-A3E1-4D46F9211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70B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70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A70B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A70B3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A70B3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CA186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CA186E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2747</TotalTime>
  <Pages>10</Pages>
  <Words>416</Words>
  <Characters>2375</Characters>
  <Application>Microsoft Office Word</Application>
  <DocSecurity>0</DocSecurity>
  <Lines>19</Lines>
  <Paragraphs>5</Paragraphs>
  <ScaleCrop>false</ScaleCrop>
  <Company/>
  <LinksUpToDate>false</LinksUpToDate>
  <CharactersWithSpaces>2786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Sumrain</cp:lastModifiedBy>
  <cp:revision>34</cp:revision>
  <dcterms:created xsi:type="dcterms:W3CDTF">2017-09-17T15:32:00Z</dcterms:created>
  <dcterms:modified xsi:type="dcterms:W3CDTF">2018-11-08T13:49:00Z</dcterms:modified>
</cp:coreProperties>
</file>